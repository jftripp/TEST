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4E24" w:rsidRPr="00F03B77" w:rsidRDefault="000A4E24" w:rsidP="000A4E24">
      <w:pPr>
        <w:widowControl w:val="0"/>
        <w:autoSpaceDE w:val="0"/>
        <w:autoSpaceDN w:val="0"/>
        <w:adjustRightInd w:val="0"/>
        <w:rPr>
          <w:color w:val="000000"/>
        </w:rPr>
      </w:pPr>
      <w:r w:rsidRPr="00F03B77">
        <w:rPr>
          <w:color w:val="000000"/>
        </w:rPr>
        <w:t xml:space="preserve">Sociomateriality researchers discuss entangled relationships among humans and information technologies. We believe one important aspect of these relationships is trust. In this paper we argue that affordance theory, which has been used to illustrate how </w:t>
      </w:r>
      <w:proofErr w:type="spellStart"/>
      <w:r w:rsidRPr="00F03B77">
        <w:rPr>
          <w:color w:val="000000"/>
        </w:rPr>
        <w:t>sociomaterially</w:t>
      </w:r>
      <w:proofErr w:type="spellEnd"/>
      <w:r w:rsidRPr="00F03B77">
        <w:rPr>
          <w:color w:val="000000"/>
        </w:rPr>
        <w:t xml:space="preserve">-entangled human-IT relationships form, can shed light on a research problem within the Information Systems (IS) trust-in-technology domain. The research problem is that two very different types of trust-in-technology constructs are being employed. Some researchers use interpersonal human-like trust constructs (e.g., benevolence, integrity, and ability). Other researchers </w:t>
      </w:r>
      <w:proofErr w:type="gramStart"/>
      <w:r w:rsidRPr="00F03B77">
        <w:rPr>
          <w:color w:val="000000"/>
        </w:rPr>
        <w:t>use system-like trust</w:t>
      </w:r>
      <w:proofErr w:type="gramEnd"/>
      <w:r w:rsidRPr="00F03B77">
        <w:rPr>
          <w:color w:val="000000"/>
        </w:rPr>
        <w:t xml:space="preserve"> constructs (e.g., helpfulness, reliability, and functionality). While both measures have predictive ability, the current literature does not explain when one type should be used instead of the other type. Using affordance theory, we address the question of when to use each type of trust-in-technology construct.</w:t>
      </w:r>
      <w:r>
        <w:rPr>
          <w:color w:val="000000"/>
        </w:rPr>
        <w:t xml:space="preserve"> We propose that the </w:t>
      </w:r>
      <w:proofErr w:type="gramStart"/>
      <w:r>
        <w:rPr>
          <w:color w:val="000000"/>
        </w:rPr>
        <w:t>nature  of</w:t>
      </w:r>
      <w:proofErr w:type="gramEnd"/>
      <w:r>
        <w:rPr>
          <w:color w:val="000000"/>
        </w:rPr>
        <w:t xml:space="preserve"> the technology matters to this question, which implies that the human-technology relationship is not dualistic, but emerges out of the people-technology interplay.</w:t>
      </w:r>
    </w:p>
    <w:p w:rsidR="000A4E24" w:rsidRDefault="000A4E24" w:rsidP="00885054">
      <w:pPr>
        <w:widowControl w:val="0"/>
        <w:autoSpaceDE w:val="0"/>
        <w:autoSpaceDN w:val="0"/>
        <w:adjustRightInd w:val="0"/>
        <w:rPr>
          <w:color w:val="000000"/>
        </w:rPr>
      </w:pPr>
      <w:r w:rsidRPr="00F03B77">
        <w:rPr>
          <w:color w:val="000000"/>
        </w:rPr>
        <w:t xml:space="preserve">Based on </w:t>
      </w:r>
      <w:proofErr w:type="gramStart"/>
      <w:r w:rsidRPr="00F03B77">
        <w:rPr>
          <w:color w:val="000000"/>
        </w:rPr>
        <w:t>a taxonomy</w:t>
      </w:r>
      <w:proofErr w:type="gramEnd"/>
      <w:r w:rsidRPr="00F03B77">
        <w:rPr>
          <w:color w:val="000000"/>
        </w:rPr>
        <w:t xml:space="preserve"> of affordances, we first predict that certain technologies will be perceived </w:t>
      </w:r>
      <w:r>
        <w:rPr>
          <w:color w:val="000000"/>
        </w:rPr>
        <w:t>to be</w:t>
      </w:r>
      <w:r w:rsidRPr="00F03B77">
        <w:rPr>
          <w:color w:val="000000"/>
        </w:rPr>
        <w:t xml:space="preserve"> more humanlike than others. We also predict that</w:t>
      </w:r>
      <w:r>
        <w:rPr>
          <w:color w:val="000000"/>
        </w:rPr>
        <w:t xml:space="preserve">, because the nature of the technology matters, </w:t>
      </w:r>
      <w:r w:rsidRPr="00F03B77">
        <w:rPr>
          <w:color w:val="000000"/>
        </w:rPr>
        <w:t>interpersonal trust constructs will better predict usage-related dependent variables for technologies that are more humanlike</w:t>
      </w:r>
      <w:r>
        <w:rPr>
          <w:color w:val="000000"/>
        </w:rPr>
        <w:t>. Likewise,</w:t>
      </w:r>
      <w:r w:rsidRPr="00F03B77">
        <w:rPr>
          <w:color w:val="000000"/>
        </w:rPr>
        <w:t xml:space="preserve"> system-like trust constructs </w:t>
      </w:r>
      <w:proofErr w:type="gramStart"/>
      <w:r w:rsidRPr="00F03B77">
        <w:rPr>
          <w:color w:val="000000"/>
        </w:rPr>
        <w:t>will  better</w:t>
      </w:r>
      <w:proofErr w:type="gramEnd"/>
      <w:r w:rsidRPr="00F03B77">
        <w:rPr>
          <w:color w:val="000000"/>
        </w:rPr>
        <w:t xml:space="preserve"> predict usage-related dependent variables for technologies that are less humanlike. We find support for these hypotheses using a questionnaire study about three technologies that vary in humanness. </w:t>
      </w:r>
      <w:del w:id="0" w:author="John Tripp" w:date="2011-08-18T20:08:00Z">
        <w:r w:rsidDel="00885054">
          <w:rPr>
            <w:color w:val="000000"/>
          </w:rPr>
          <w:delText>The fact that you need to know</w:delText>
        </w:r>
      </w:del>
      <w:ins w:id="1" w:author="John Tripp" w:date="2011-08-18T20:08:00Z">
        <w:r w:rsidR="00885054">
          <w:rPr>
            <w:color w:val="000000"/>
          </w:rPr>
          <w:t xml:space="preserve">Because one must </w:t>
        </w:r>
      </w:ins>
      <w:ins w:id="2" w:author="John Tripp" w:date="2011-08-18T20:10:00Z">
        <w:r w:rsidR="00885054">
          <w:rPr>
            <w:color w:val="000000"/>
          </w:rPr>
          <w:t>understand</w:t>
        </w:r>
      </w:ins>
      <w:r>
        <w:rPr>
          <w:color w:val="000000"/>
        </w:rPr>
        <w:t xml:space="preserve"> the nature of the technology to measure trust in it </w:t>
      </w:r>
      <w:del w:id="3" w:author="John Tripp" w:date="2011-08-18T20:11:00Z">
        <w:r w:rsidDel="00885054">
          <w:rPr>
            <w:color w:val="000000"/>
          </w:rPr>
          <w:delText xml:space="preserve">implies </w:delText>
        </w:r>
      </w:del>
      <w:ins w:id="4" w:author="John Tripp" w:date="2011-08-18T20:11:00Z">
        <w:r w:rsidR="00885054">
          <w:rPr>
            <w:color w:val="000000"/>
          </w:rPr>
          <w:t>illustrates</w:t>
        </w:r>
        <w:r w:rsidR="00885054">
          <w:rPr>
            <w:color w:val="000000"/>
          </w:rPr>
          <w:t xml:space="preserve"> </w:t>
        </w:r>
      </w:ins>
      <w:r>
        <w:rPr>
          <w:color w:val="000000"/>
        </w:rPr>
        <w:t xml:space="preserve">that trust perceptions are a function of both the </w:t>
      </w:r>
      <w:proofErr w:type="spellStart"/>
      <w:r>
        <w:rPr>
          <w:color w:val="000000"/>
        </w:rPr>
        <w:t>truster</w:t>
      </w:r>
      <w:proofErr w:type="spellEnd"/>
      <w:r>
        <w:rPr>
          <w:color w:val="000000"/>
        </w:rPr>
        <w:t xml:space="preserve"> and the kind of technology being used, </w:t>
      </w:r>
      <w:ins w:id="5" w:author="John Tripp" w:date="2011-08-18T20:09:00Z">
        <w:r w:rsidR="00885054">
          <w:rPr>
            <w:color w:val="000000"/>
          </w:rPr>
          <w:t>providing empirical</w:t>
        </w:r>
      </w:ins>
      <w:ins w:id="6" w:author="John Tripp" w:date="2011-08-18T20:08:00Z">
        <w:r w:rsidR="00885054">
          <w:rPr>
            <w:color w:val="000000"/>
          </w:rPr>
          <w:t xml:space="preserve"> evidence to </w:t>
        </w:r>
      </w:ins>
      <w:ins w:id="7" w:author="John Tripp" w:date="2011-08-18T20:09:00Z">
        <w:r w:rsidR="00885054">
          <w:rPr>
            <w:color w:val="000000"/>
          </w:rPr>
          <w:t>the</w:t>
        </w:r>
      </w:ins>
      <w:ins w:id="8" w:author="John Tripp" w:date="2011-08-18T20:07:00Z">
        <w:r w:rsidR="00885054" w:rsidRPr="00885054">
          <w:rPr>
            <w:color w:val="000000"/>
          </w:rPr>
          <w:t xml:space="preserve"> reciprocal interdependence and</w:t>
        </w:r>
        <w:r w:rsidR="00885054" w:rsidRPr="00885054">
          <w:rPr>
            <w:color w:val="000000"/>
            <w:rPrChange w:id="9" w:author="John Tripp" w:date="2011-08-18T20:08:00Z">
              <w:rPr>
                <w:rFonts w:ascii="Times" w:hAnsi="Times" w:cs="Times"/>
                <w:color w:val="1F1C1D"/>
                <w:sz w:val="26"/>
                <w:szCs w:val="26"/>
              </w:rPr>
            </w:rPrChange>
          </w:rPr>
          <w:t xml:space="preserve"> sym</w:t>
        </w:r>
        <w:bookmarkStart w:id="10" w:name="_GoBack"/>
        <w:bookmarkEnd w:id="10"/>
        <w:r w:rsidR="00885054" w:rsidRPr="00885054">
          <w:rPr>
            <w:color w:val="000000"/>
            <w:rPrChange w:id="11" w:author="John Tripp" w:date="2011-08-18T20:08:00Z">
              <w:rPr>
                <w:rFonts w:ascii="Times" w:hAnsi="Times" w:cs="Times"/>
                <w:color w:val="1F1C1D"/>
                <w:sz w:val="26"/>
                <w:szCs w:val="26"/>
              </w:rPr>
            </w:rPrChange>
          </w:rPr>
          <w:t>metric</w:t>
        </w:r>
        <w:r w:rsidR="00885054">
          <w:rPr>
            <w:color w:val="000000"/>
          </w:rPr>
          <w:t xml:space="preserve"> relev</w:t>
        </w:r>
        <w:r w:rsidR="00885054" w:rsidRPr="00885054">
          <w:rPr>
            <w:color w:val="000000"/>
          </w:rPr>
          <w:t>ance of</w:t>
        </w:r>
      </w:ins>
      <w:ins w:id="12" w:author="John Tripp" w:date="2011-08-18T20:09:00Z">
        <w:r w:rsidR="00885054">
          <w:rPr>
            <w:color w:val="000000"/>
          </w:rPr>
          <w:t xml:space="preserve"> humans and technology.</w:t>
        </w:r>
      </w:ins>
      <w:del w:id="13" w:author="John Tripp" w:date="2011-08-18T20:10:00Z">
        <w:r w:rsidDel="00885054">
          <w:rPr>
            <w:color w:val="000000"/>
          </w:rPr>
          <w:delText>supporting the sociomateriality viewpoint.</w:delText>
        </w:r>
      </w:del>
      <w:r>
        <w:rPr>
          <w:color w:val="000000"/>
        </w:rPr>
        <w:t xml:space="preserve"> Other</w:t>
      </w:r>
      <w:r w:rsidRPr="00F03B77">
        <w:rPr>
          <w:color w:val="000000"/>
        </w:rPr>
        <w:t xml:space="preserve"> implications for trust-in-technology, affordance </w:t>
      </w:r>
      <w:r w:rsidRPr="00F03B77">
        <w:rPr>
          <w:color w:val="000000"/>
        </w:rPr>
        <w:lastRenderedPageBreak/>
        <w:t>theory, and sociomateriality are provided.</w:t>
      </w:r>
    </w:p>
    <w:p w:rsidR="006E5889" w:rsidRDefault="006E5889"/>
    <w:sectPr w:rsidR="006E58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doNotDisplayPageBoundaries/>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E24"/>
    <w:rsid w:val="000A4E24"/>
    <w:rsid w:val="006E5889"/>
    <w:rsid w:val="008850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E24"/>
    <w:pPr>
      <w:spacing w:after="0" w:line="480" w:lineRule="auto"/>
      <w:ind w:firstLine="720"/>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50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505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E24"/>
    <w:pPr>
      <w:spacing w:after="0" w:line="480" w:lineRule="auto"/>
      <w:ind w:firstLine="720"/>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50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505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332</Words>
  <Characters>1899</Characters>
  <Application>Microsoft Macintosh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McKnight, Harrison</dc:creator>
  <cp:lastModifiedBy>John Tripp</cp:lastModifiedBy>
  <cp:revision>2</cp:revision>
  <dcterms:created xsi:type="dcterms:W3CDTF">2011-08-19T00:11:00Z</dcterms:created>
  <dcterms:modified xsi:type="dcterms:W3CDTF">2011-08-19T00:11:00Z</dcterms:modified>
</cp:coreProperties>
</file>